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Female Sex Hormones — Clinical Framework (extract for review)</w:t>
      </w:r>
    </w:p>
    <w:p>
      <w:pPr>
        <w:pStyle w:val="Heading2"/>
      </w:pPr>
      <w:r>
        <w:t xml:space="preserve">7. Oestradiol (E2)</w:t>
      </w:r>
    </w:p>
    <w:p>
      <w:pPr>
        <w:pStyle w:val="Heading3"/>
      </w:pPr>
      <w:r>
        <w:t xml:space="preserve">7.3 Escalation Pathway</w:t>
      </w:r>
    </w:p>
    <w:p>
      <w:pPr>
        <w:pStyle w:val="ListParagraph"/>
        <w:numPr>
          <w:ilvl w:val="0"/>
          <w:numId w:val="1"/>
        </w:numPr>
      </w:pPr>
      <w:r>
        <w:t xml:space="preserve">Postmenopausal participant not on Hormone Replacement Therapy (HRT) presenting with E2 &gt; 150 pmol/L: </w:t>
      </w:r>
      <w:r>
        <w:rPr>
          <w:b/>
        </w:rPr>
        <w:t xml:space="preserve">Assign T3 priority review</w:t>
      </w:r>
      <w:r>
        <w:t xml:space="preserve">.</w:t>
      </w:r>
      <w:ins w:id="206" w:author="Dr Erik Berg" w:date="2026-10-28T10:00:00Z">
        <w:r>
          <w:t xml:space="preserve"> This rule does not apply to members reporting HRT use.</w:t>
        </w:r>
      </w:ins>
    </w:p>
    <w:p>
      <w:pPr>
        <w:pStyle w:val="Heading2"/>
      </w:pPr>
      <w:r>
        <w:t xml:space="preserve">9. Testosterone (Female)</w:t>
      </w:r>
    </w:p>
    <w:p>
      <w:pPr>
        <w:pStyle w:val="Heading3"/>
      </w:pPr>
      <w:r>
        <w:t xml:space="preserve">9.3 Escalation Pathway</w:t>
      </w:r>
    </w:p>
    <w:p>
      <w:pPr>
        <w:pStyle w:val="ListParagraph"/>
        <w:numPr>
          <w:ilvl w:val="0"/>
          <w:numId w:val="1"/>
        </w:numPr>
      </w:pPr>
      <w:commentRangeStart w:id="3"/>
      <w:r>
        <w:t xml:space="preserve">Total Testosterone &gt; 5.0 nmol/L: </w:t>
      </w:r>
      <w:r>
        <w:rPr>
          <w:b/>
        </w:rPr>
        <w:t xml:space="preserve">Trigger T3 review (rule out androgen-secreting ovarian or adrenal neoplasms)</w:t>
      </w:r>
      <w:r>
        <w:t xml:space="preserve">.</w:t>
      </w:r>
      <w:commentRangeEnd w:id="3"/>
      <w:r>
        <w:commentReference w:id="3"/>
      </w:r>
    </w:p>
    <w:p>
      <w:pPr>
        <w:pStyle w:val="Heading2"/>
      </w:pPr>
      <w:r>
        <w:t xml:space="preserve">12. Prolactin</w:t>
      </w:r>
    </w:p>
    <w:p>
      <w:pPr>
        <w:pStyle w:val="Heading3"/>
      </w:pPr>
      <w:r>
        <w:t xml:space="preserve">12.3 Escalation Pathway</w:t>
      </w:r>
    </w:p>
    <w:p>
      <w:pPr>
        <w:pStyle w:val="ListParagraph"/>
        <w:numPr>
          <w:ilvl w:val="0"/>
          <w:numId w:val="1"/>
        </w:numPr>
        <w:rPr>
          <w:ins w:id="208" w:author="Dr Erik Berg" w:date="2026-10-28T10:00:00Z"/>
        </w:rPr>
      </w:pPr>
      <w:commentRangeStart w:id="4"/>
      <w:ins w:id="207" w:author="Dr Erik Berg" w:date="2026-10-28T10:00:00Z">
        <w:r>
          <w:t xml:space="preserve">Prolactin 500–1000 mIU/L: assign T1 and repeat under rested conditions; if still raised, check macroprolactin and assign T2 if confirmed.</w:t>
        </w:r>
      </w:ins>
      <w:commentRangeEnd w:id="4"/>
      <w:r>
        <w:commentReference w:id="4"/>
      </w:r>
    </w:p>
    <w:p>
      <w:pPr>
        <w:pStyle w:val="ListParagraph"/>
        <w:numPr>
          <w:ilvl w:val="0"/>
          <w:numId w:val="1"/>
        </w:numPr>
        <w:rPr>
          <w:ins w:id="210" w:author="Dr Erik Berg" w:date="2026-10-28T10:00:00Z"/>
        </w:rPr>
      </w:pPr>
      <w:ins w:id="209" w:author="Dr Erik Berg" w:date="2026-10-28T10:00:00Z">
        <w:r>
          <w:t xml:space="preserve">Prolactin 1000–1500 mIU/L: repeat with a macroprolactin check straight away; assign T2 if confirmed.</w:t>
        </w:r>
      </w:ins>
    </w:p>
    <w:p>
      <w:pPr>
        <w:pStyle w:val="ListParagraph"/>
        <w:numPr>
          <w:ilvl w:val="0"/>
          <w:numId w:val="1"/>
        </w:numPr>
      </w:pPr>
      <w:commentRangeStart w:id="5"/>
      <w:r>
        <w:t xml:space="preserve">Prolactin &gt; 1500 mIU/L without known pharmacological etiology: </w:t>
      </w:r>
      <w:r>
        <w:rPr>
          <w:b/>
        </w:rPr>
        <w:t xml:space="preserve">Escalate to T3 / Direct Clinical Notification</w:t>
      </w:r>
      <w:r>
        <w:t xml:space="preserve">.</w:t>
      </w:r>
      <w:commentRangeEnd w:id="5"/>
      <w:r>
        <w:commentReference w:id="5"/>
      </w:r>
    </w:p>
    <w:sectPr/>
  </w:body>
</w:document>
</file>

<file path=word/comments.xml><?xml version="1.0" encoding="utf-8"?>
<w:comments xmlns:w="http://schemas.openxmlformats.org/wordprocessingml/2006/main">
  <w:comment w:id="3" w:author="Dr Erik Berg" w:date="2026-10-28T10:00:00Z" w:initials="EB">
    <w:p>
      <w:r>
        <w:t xml:space="preserve">Is 5.0 the right trigger here? Section 9.2 already calls anything above 3.50 a severe elevation. Please check – not changing it until we agree.</w:t>
      </w:r>
    </w:p>
  </w:comment>
  <w:comment w:id="4" w:author="Dr Erik Berg" w:date="2026-10-28T10:00:00Z" w:initials="EB">
    <w:p>
      <w:r>
        <w:t xml:space="preserve">Reason: most mild elevations are stress-related or due to macroprolactin, so a repeat avoids unnecessary GP letters.</w:t>
      </w:r>
    </w:p>
  </w:comment>
  <w:comment w:id="5" w:author="Dr Erik Berg" w:date="2026-10-28T10:00:00Z" w:initials="EB">
    <w:p>
      <w:r>
        <w:t xml:space="preserve">Should we add a medication question (e.g. antipsychotics, anti-nausea drugs) to the pre-scan questionnaire so this rule can be applied properly? Needs discussion.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