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Male hormones</w:t>
      </w:r>
    </w:p>
    <w:p>
      <w:pPr>
        <w:pStyle w:val="Heading2"/>
      </w:pPr>
      <w:r>
        <w:t xml:space="preserve">Testosterone</w:t>
      </w:r>
    </w:p>
    <w:p>
      <w:pPr>
        <w:pStyle w:val="Heading3"/>
      </w:pPr>
      <w:r>
        <w:t xml:space="preserve">When to test</w:t>
      </w:r>
    </w:p>
    <w:p>
      <w:r>
        <w:t xml:space="preserve">Total testosterone is measured as part of the standard blood panel for all male members.</w:t>
      </w:r>
      <w:ins w:id="101" w:author="Dr Anna Lind" w:date="2026-10-26T10:00:00Z">
        <w:r>
          <w:t xml:space="preserve"> Note the time of the blood draw in the record.</w:t>
        </w:r>
      </w:ins>
    </w:p>
    <w:p>
      <w:pPr>
        <w:pStyle w:val="Heading3"/>
      </w:pPr>
      <w:r>
        <w:t xml:space="preserve">Interpreting results</w:t>
      </w:r>
    </w:p>
    <w:p>
      <w:pPr>
        <w:pStyle w:val="ListParagraph"/>
        <w:numPr>
          <w:ilvl w:val="0"/>
          <w:numId w:val="1"/>
        </w:numPr>
      </w:pPr>
      <w:r>
        <w:t xml:space="preserve">Below 8 nmol/L: low. Discuss in the debrief and refer to a GP.</w:t>
      </w:r>
    </w:p>
    <w:p>
      <w:pPr>
        <w:pStyle w:val="ListParagraph"/>
        <w:numPr>
          <w:ilvl w:val="0"/>
          <w:numId w:val="1"/>
        </w:numPr>
      </w:pPr>
      <w:commentRangeStart w:id="1"/>
      <w:r>
        <w:t xml:space="preserve">8–12 nmol/L: borderline.</w:t>
      </w:r>
      <w:commentRangeEnd w:id="1"/>
      <w:r>
        <w:commentReference w:id="1"/>
      </w:r>
      <w:r>
        <w:t xml:space="preserve"> </w:t>
      </w:r>
      <w:del w:id="102" w:author="Dr Anna Lind" w:date="2026-10-26T10:00:00Z">
        <w:r>
          <w:delText xml:space="preserve">Consider a repeat test.</w:delText>
        </w:r>
      </w:del>
      <w:ins w:id="103" w:author="Dr Anna Lind" w:date="2026-10-26T10:00:00Z">
        <w:r>
          <w:t xml:space="preserve">Repeat with a morning sample taken before 11:00.</w:t>
        </w:r>
      </w:ins>
    </w:p>
    <w:p>
      <w:pPr>
        <w:pStyle w:val="ListParagraph"/>
        <w:numPr>
          <w:ilvl w:val="0"/>
          <w:numId w:val="1"/>
        </w:numPr>
      </w:pPr>
      <w:r>
        <w:t xml:space="preserve">Above 12 nmol/L: normal. No action needed.</w:t>
      </w:r>
    </w:p>
    <w:p>
      <w:pPr>
        <w:pStyle w:val="Heading3"/>
      </w:pPr>
      <w:r>
        <w:t xml:space="preserve">Borderline results</w:t>
      </w:r>
    </w:p>
    <w:p>
      <w:r>
        <w:t xml:space="preserve">If total testosterone is borderline, </w:t>
      </w:r>
      <w:del w:id="104" w:author="Dr Anna Lind" w:date="2026-10-26T10:00:00Z">
        <w:r>
          <w:delText xml:space="preserve">consider a repeat test.</w:delText>
        </w:r>
      </w:del>
      <w:ins w:id="105" w:author="Dr Anna Lind" w:date="2026-10-26T10:00:00Z">
        <w:r>
          <w:t xml:space="preserve">repeat the test with a morning sample.</w:t>
        </w:r>
      </w:ins>
      <w:r>
        <w:t xml:space="preserve"> </w:t>
      </w:r>
      <w:commentRangeStart w:id="2"/>
      <w:del w:id="106" w:author="Dr Anna Lind" w:date="2026-10-26T10:00:00Z">
        <w:r>
          <w:delText xml:space="preserve">The clinician may give advice based on the single result if the member has symptoms.</w:delText>
        </w:r>
      </w:del>
      <w:ins w:id="107" w:author="Dr Anna Lind" w:date="2026-10-26T10:00:00Z">
        <w:r>
          <w:t xml:space="preserve">Until the repeat result is available, give lifestyle advice only and do not discuss treatment.</w:t>
        </w:r>
      </w:ins>
      <w:commentRangeEnd w:id="2"/>
      <w:r>
        <w:commentReference w:id="2"/>
      </w:r>
    </w:p>
    <w:p>
      <w:pPr>
        <w:pStyle w:val="Heading3"/>
      </w:pPr>
      <w:commentRangeStart w:id="4"/>
      <w:r>
        <w:t xml:space="preserve">Debrief advice</w:t>
      </w:r>
      <w:commentRangeEnd w:id="4"/>
      <w:r>
        <w:commentReference w:id="4"/>
      </w:r>
    </w:p>
    <w:p>
      <w:r>
        <w:t xml:space="preserve">Explain what testosterone does and how lifestyle factors such as sleep, weight, </w:t>
      </w:r>
      <w:ins w:id="108" w:author="Dr Erik Berg" w:date="2026-10-26T10:00:00Z">
        <w:r>
          <w:t xml:space="preserve">exercise </w:t>
        </w:r>
      </w:ins>
      <w:r>
        <w:t xml:space="preserve">and alcohol can affect levels.</w:t>
      </w:r>
    </w:p>
    <w:p>
      <w:pPr>
        <w:pStyle w:val="Heading2"/>
      </w:pPr>
      <w:r>
        <w:t xml:space="preserve">Follow-up</w:t>
      </w:r>
    </w:p>
    <w:p>
      <w:r>
        <w:t xml:space="preserve">Members with low results should be followed up within </w:t>
      </w:r>
      <w:commentRangeStart w:id="3"/>
      <w:del w:id="109" w:author="Dr Erik Berg" w:date="2026-10-26T10:00:00Z">
        <w:r>
          <w:delText xml:space="preserve">3 months</w:delText>
        </w:r>
      </w:del>
      <w:ins w:id="110" w:author="Dr Erik Berg" w:date="2026-10-26T10:00:00Z">
        <w:r>
          <w:t xml:space="preserve">6 weeks</w:t>
        </w:r>
      </w:ins>
      <w:commentRangeEnd w:id="3"/>
      <w:r>
        <w:commentReference w:id="3"/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>
  <w:comment w:id="1" w:author="Dr Anna Lind" w:date="2026-10-26T10:00:00Z" w:initials="AL">
    <w:p>
      <w:r>
        <w:t xml:space="preserve">Should we align these thresholds with the latest society guideline? I think the borderline range may differ. Not changing it now – needs discussion first.</w:t>
      </w:r>
    </w:p>
  </w:comment>
  <w:comment w:id="2" w:author="Dr Anna Lind" w:date="2026-10-26T10:00:00Z" w:initials="AL">
    <w:p>
      <w:r>
        <w:t xml:space="preserve">Reason: a single afternoon value can read falsely low. We agreed in #14 not to discuss treatment before the result is confirmed.</w:t>
      </w:r>
    </w:p>
  </w:comment>
  <w:comment w:id="3" w:author="Dr Erik Berg" w:date="2026-10-26T10:00:00Z" w:initials="EB">
    <w:p>
      <w:r>
        <w:t xml:space="preserve">Reason: 3 months felt too long for members with symptoms. Tom to confirm.</w:t>
      </w:r>
    </w:p>
  </w:comment>
  <w:comment w:id="4" w:author="Dr Erik Berg" w:date="2026-10-26T10:00:00Z" w:initials="EB">
    <w:p>
      <w:r>
        <w:t xml:space="preserve">Could we add a short, member-friendly explanation of why we repeat the test? Happy to draft one.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30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